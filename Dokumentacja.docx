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E3E7" w14:textId="77777777" w:rsidR="00930320" w:rsidRDefault="00930320" w:rsidP="00F74E14">
      <w:pPr>
        <w:jc w:val="center"/>
        <w:rPr>
          <w:b/>
          <w:bCs/>
          <w:sz w:val="52"/>
          <w:szCs w:val="52"/>
        </w:rPr>
      </w:pPr>
    </w:p>
    <w:p w14:paraId="3DEB6AE4" w14:textId="77777777" w:rsidR="00930320" w:rsidRDefault="00930320" w:rsidP="00F74E14">
      <w:pPr>
        <w:jc w:val="center"/>
        <w:rPr>
          <w:b/>
          <w:bCs/>
          <w:sz w:val="52"/>
          <w:szCs w:val="52"/>
        </w:rPr>
      </w:pPr>
    </w:p>
    <w:p w14:paraId="7613897D" w14:textId="77777777" w:rsidR="00930320" w:rsidRDefault="00930320" w:rsidP="00F74E14">
      <w:pPr>
        <w:jc w:val="center"/>
        <w:rPr>
          <w:b/>
          <w:bCs/>
          <w:sz w:val="52"/>
          <w:szCs w:val="52"/>
        </w:rPr>
      </w:pPr>
    </w:p>
    <w:p w14:paraId="042AF5E3" w14:textId="77777777" w:rsidR="00930320" w:rsidRDefault="00930320" w:rsidP="00F74E14">
      <w:pPr>
        <w:jc w:val="center"/>
        <w:rPr>
          <w:b/>
          <w:bCs/>
          <w:sz w:val="52"/>
          <w:szCs w:val="52"/>
        </w:rPr>
      </w:pPr>
    </w:p>
    <w:p w14:paraId="313F6F1D" w14:textId="77777777" w:rsidR="00930320" w:rsidRDefault="00930320" w:rsidP="00F74E14">
      <w:pPr>
        <w:jc w:val="center"/>
        <w:rPr>
          <w:b/>
          <w:bCs/>
          <w:sz w:val="52"/>
          <w:szCs w:val="52"/>
        </w:rPr>
      </w:pPr>
    </w:p>
    <w:p w14:paraId="37874293" w14:textId="699673D7" w:rsidR="003022AF" w:rsidRPr="00930320" w:rsidRDefault="003022AF" w:rsidP="00930320">
      <w:pPr>
        <w:jc w:val="center"/>
        <w:rPr>
          <w:b/>
          <w:bCs/>
          <w:sz w:val="52"/>
          <w:szCs w:val="52"/>
        </w:rPr>
      </w:pPr>
      <w:r w:rsidRPr="003022AF">
        <w:rPr>
          <w:b/>
          <w:bCs/>
          <w:sz w:val="52"/>
          <w:szCs w:val="52"/>
        </w:rPr>
        <w:t>Projekt z Programowania Obiektowego</w:t>
      </w:r>
    </w:p>
    <w:p w14:paraId="5348485A" w14:textId="73812323" w:rsidR="003022AF" w:rsidRPr="003022AF" w:rsidRDefault="003022AF" w:rsidP="00F74E14">
      <w:pPr>
        <w:jc w:val="both"/>
      </w:pPr>
      <w:r w:rsidRPr="003022AF">
        <w:t>Temat: Hardware Usage Monitor – aplikacja do monitorowania zasobów sprzętowych i zarządzania kontenerami Docker.</w:t>
      </w:r>
    </w:p>
    <w:p w14:paraId="5634D02D" w14:textId="77777777" w:rsidR="003022AF" w:rsidRDefault="003022AF" w:rsidP="00F74E14">
      <w:pPr>
        <w:jc w:val="both"/>
      </w:pPr>
    </w:p>
    <w:p w14:paraId="567F31EB" w14:textId="77777777" w:rsidR="003022AF" w:rsidRDefault="003022AF" w:rsidP="00F74E14">
      <w:pPr>
        <w:jc w:val="both"/>
      </w:pPr>
    </w:p>
    <w:p w14:paraId="0168A945" w14:textId="77777777" w:rsidR="003022AF" w:rsidRDefault="003022AF" w:rsidP="00F74E14">
      <w:pPr>
        <w:jc w:val="both"/>
      </w:pPr>
    </w:p>
    <w:p w14:paraId="5743DE45" w14:textId="77777777" w:rsidR="003022AF" w:rsidRDefault="003022AF" w:rsidP="00F74E14">
      <w:pPr>
        <w:jc w:val="both"/>
      </w:pPr>
    </w:p>
    <w:p w14:paraId="249967AE" w14:textId="77777777" w:rsidR="003022AF" w:rsidRDefault="003022AF" w:rsidP="00F74E14">
      <w:pPr>
        <w:jc w:val="both"/>
      </w:pPr>
    </w:p>
    <w:p w14:paraId="10ECF54D" w14:textId="77777777" w:rsidR="003022AF" w:rsidRDefault="003022AF" w:rsidP="00F74E14">
      <w:pPr>
        <w:jc w:val="both"/>
      </w:pPr>
    </w:p>
    <w:p w14:paraId="135D42A4" w14:textId="77777777" w:rsidR="003022AF" w:rsidRDefault="003022AF" w:rsidP="00F74E14">
      <w:pPr>
        <w:jc w:val="both"/>
      </w:pPr>
    </w:p>
    <w:p w14:paraId="4C390635" w14:textId="77777777" w:rsidR="003022AF" w:rsidRDefault="003022AF" w:rsidP="00F74E14">
      <w:pPr>
        <w:jc w:val="both"/>
      </w:pPr>
    </w:p>
    <w:p w14:paraId="723EF30C" w14:textId="77777777" w:rsidR="003022AF" w:rsidRDefault="003022AF" w:rsidP="00F74E14">
      <w:pPr>
        <w:jc w:val="both"/>
      </w:pPr>
    </w:p>
    <w:p w14:paraId="17B03A53" w14:textId="77777777" w:rsidR="003022AF" w:rsidRDefault="003022AF" w:rsidP="00F74E14">
      <w:pPr>
        <w:jc w:val="both"/>
      </w:pPr>
    </w:p>
    <w:p w14:paraId="2D14C035" w14:textId="77777777" w:rsidR="003022AF" w:rsidRDefault="003022AF" w:rsidP="00F74E14">
      <w:pPr>
        <w:jc w:val="both"/>
      </w:pPr>
    </w:p>
    <w:p w14:paraId="7CDC7FA2" w14:textId="77777777" w:rsidR="003022AF" w:rsidRDefault="003022AF" w:rsidP="00F74E14">
      <w:pPr>
        <w:jc w:val="both"/>
      </w:pPr>
    </w:p>
    <w:p w14:paraId="2C3479BA" w14:textId="77777777" w:rsidR="00930320" w:rsidRDefault="00930320" w:rsidP="00F74E14">
      <w:pPr>
        <w:jc w:val="both"/>
      </w:pPr>
    </w:p>
    <w:p w14:paraId="46ED3C5C" w14:textId="77777777" w:rsidR="003022AF" w:rsidRDefault="003022AF" w:rsidP="00F74E14">
      <w:pPr>
        <w:jc w:val="both"/>
      </w:pPr>
    </w:p>
    <w:p w14:paraId="01948E5F" w14:textId="283BEFD9" w:rsidR="003022AF" w:rsidRDefault="003022AF" w:rsidP="00F74E14">
      <w:pPr>
        <w:jc w:val="right"/>
      </w:pPr>
      <w:r>
        <w:t xml:space="preserve">Igor Dybał, </w:t>
      </w:r>
      <w:r w:rsidRPr="003022AF">
        <w:t>183593</w:t>
      </w:r>
    </w:p>
    <w:p w14:paraId="451644C7" w14:textId="4C37B0B6" w:rsidR="003022AF" w:rsidRDefault="003022AF" w:rsidP="00F74E14">
      <w:pPr>
        <w:jc w:val="right"/>
      </w:pPr>
      <w:r>
        <w:t>Łukasz Frydrych,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pl-PL"/>
          <w14:ligatures w14:val="standardContextual"/>
        </w:rPr>
        <w:id w:val="-17221257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46C2691" w14:textId="38FD4610" w:rsidR="003022AF" w:rsidRPr="00930320" w:rsidRDefault="003022AF" w:rsidP="00F74E14">
          <w:pPr>
            <w:pStyle w:val="TOCHeading"/>
            <w:jc w:val="both"/>
            <w:rPr>
              <w:lang w:val="pl-PL"/>
            </w:rPr>
          </w:pPr>
          <w:r w:rsidRPr="00930320">
            <w:rPr>
              <w:lang w:val="pl-PL"/>
            </w:rPr>
            <w:t>Spis treści</w:t>
          </w:r>
        </w:p>
        <w:p w14:paraId="0944C1E6" w14:textId="1A592D95" w:rsidR="00DA186F" w:rsidRDefault="003022AF">
          <w:pPr>
            <w:pStyle w:val="TOC1"/>
            <w:tabs>
              <w:tab w:val="left" w:pos="480"/>
              <w:tab w:val="right" w:leader="dot" w:pos="9062"/>
            </w:tabs>
            <w:rPr>
              <w:ins w:id="0" w:author="Igor 183593" w:date="2026-06-09T17:17:00Z" w16du:dateUtc="2026-06-09T15:17:00Z"/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ins w:id="1" w:author="Igor 183593" w:date="2026-06-09T17:17:00Z" w16du:dateUtc="2026-06-09T15:17:00Z">
            <w:r w:rsidR="00DA186F" w:rsidRPr="00681651">
              <w:rPr>
                <w:rStyle w:val="Hyperlink"/>
                <w:noProof/>
              </w:rPr>
              <w:fldChar w:fldCharType="begin"/>
            </w:r>
            <w:r w:rsidR="00DA186F" w:rsidRPr="00681651">
              <w:rPr>
                <w:rStyle w:val="Hyperlink"/>
                <w:noProof/>
              </w:rPr>
              <w:instrText xml:space="preserve"> </w:instrText>
            </w:r>
            <w:r w:rsidR="00DA186F">
              <w:rPr>
                <w:noProof/>
              </w:rPr>
              <w:instrText>HYPERLINK \l "_Toc231917839"</w:instrText>
            </w:r>
            <w:r w:rsidR="00DA186F" w:rsidRPr="00681651">
              <w:rPr>
                <w:rStyle w:val="Hyperlink"/>
                <w:noProof/>
              </w:rPr>
              <w:instrText xml:space="preserve"> </w:instrText>
            </w:r>
            <w:r w:rsidR="00DA186F" w:rsidRPr="00681651">
              <w:rPr>
                <w:rStyle w:val="Hyperlink"/>
                <w:noProof/>
              </w:rPr>
            </w:r>
            <w:r w:rsidR="00DA186F" w:rsidRPr="00681651">
              <w:rPr>
                <w:rStyle w:val="Hyperlink"/>
                <w:noProof/>
              </w:rPr>
              <w:fldChar w:fldCharType="separate"/>
            </w:r>
            <w:r w:rsidR="00DA186F" w:rsidRPr="00681651">
              <w:rPr>
                <w:rStyle w:val="Hyperlink"/>
                <w:noProof/>
              </w:rPr>
              <w:t>1.</w:t>
            </w:r>
            <w:r w:rsidR="00DA186F">
              <w:rPr>
                <w:rFonts w:eastAsiaTheme="minorEastAsia"/>
                <w:noProof/>
                <w:lang w:eastAsia="pl-PL"/>
              </w:rPr>
              <w:tab/>
            </w:r>
            <w:r w:rsidR="00DA186F" w:rsidRPr="00681651">
              <w:rPr>
                <w:rStyle w:val="Hyperlink"/>
                <w:noProof/>
              </w:rPr>
              <w:t>Opis i założenia projektu</w:t>
            </w:r>
            <w:r w:rsidR="00DA186F">
              <w:rPr>
                <w:noProof/>
                <w:webHidden/>
              </w:rPr>
              <w:tab/>
            </w:r>
            <w:r w:rsidR="00DA186F">
              <w:rPr>
                <w:noProof/>
                <w:webHidden/>
              </w:rPr>
              <w:fldChar w:fldCharType="begin"/>
            </w:r>
            <w:r w:rsidR="00DA186F">
              <w:rPr>
                <w:noProof/>
                <w:webHidden/>
              </w:rPr>
              <w:instrText xml:space="preserve"> PAGEREF _Toc231917839 \h </w:instrText>
            </w:r>
            <w:r w:rsidR="00DA186F">
              <w:rPr>
                <w:noProof/>
                <w:webHidden/>
              </w:rPr>
            </w:r>
            <w:r w:rsidR="00DA186F">
              <w:rPr>
                <w:noProof/>
                <w:webHidden/>
              </w:rPr>
              <w:fldChar w:fldCharType="separate"/>
            </w:r>
            <w:r w:rsidR="00DA186F">
              <w:rPr>
                <w:noProof/>
                <w:webHidden/>
              </w:rPr>
              <w:t>3</w:t>
            </w:r>
            <w:r w:rsidR="00DA186F">
              <w:rPr>
                <w:noProof/>
                <w:webHidden/>
              </w:rPr>
              <w:fldChar w:fldCharType="end"/>
            </w:r>
            <w:r w:rsidR="00DA186F" w:rsidRPr="00681651">
              <w:rPr>
                <w:rStyle w:val="Hyperlink"/>
                <w:noProof/>
              </w:rPr>
              <w:fldChar w:fldCharType="end"/>
            </w:r>
          </w:ins>
        </w:p>
        <w:p w14:paraId="2DCF5824" w14:textId="479CF882" w:rsidR="00DA186F" w:rsidRDefault="00DA186F">
          <w:pPr>
            <w:pStyle w:val="TOC1"/>
            <w:tabs>
              <w:tab w:val="left" w:pos="480"/>
              <w:tab w:val="right" w:leader="dot" w:pos="9062"/>
            </w:tabs>
            <w:rPr>
              <w:ins w:id="2" w:author="Igor 183593" w:date="2026-06-09T17:17:00Z" w16du:dateUtc="2026-06-09T15:17:00Z"/>
              <w:rFonts w:eastAsiaTheme="minorEastAsia"/>
              <w:noProof/>
              <w:lang w:eastAsia="pl-PL"/>
            </w:rPr>
          </w:pPr>
          <w:ins w:id="3" w:author="Igor 183593" w:date="2026-06-09T17:17:00Z" w16du:dateUtc="2026-06-09T15:17:00Z">
            <w:r w:rsidRPr="00681651">
              <w:rPr>
                <w:rStyle w:val="Hyperlink"/>
                <w:noProof/>
              </w:rPr>
              <w:fldChar w:fldCharType="begin"/>
            </w:r>
            <w:r w:rsidRPr="00681651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"_Toc231917840"</w:instrText>
            </w:r>
            <w:r w:rsidRPr="00681651">
              <w:rPr>
                <w:rStyle w:val="Hyperlink"/>
                <w:noProof/>
              </w:rPr>
              <w:instrText xml:space="preserve"> </w:instrText>
            </w:r>
            <w:r w:rsidRPr="00681651">
              <w:rPr>
                <w:rStyle w:val="Hyperlink"/>
                <w:noProof/>
              </w:rPr>
            </w:r>
            <w:r w:rsidRPr="00681651">
              <w:rPr>
                <w:rStyle w:val="Hyperlink"/>
                <w:noProof/>
              </w:rPr>
              <w:fldChar w:fldCharType="separate"/>
            </w:r>
            <w:r w:rsidRPr="0068165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81651">
              <w:rPr>
                <w:rStyle w:val="Hyperlink"/>
                <w:noProof/>
              </w:rPr>
              <w:t>Opis techniczny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681651">
              <w:rPr>
                <w:rStyle w:val="Hyperlink"/>
                <w:noProof/>
              </w:rPr>
              <w:fldChar w:fldCharType="end"/>
            </w:r>
          </w:ins>
        </w:p>
        <w:p w14:paraId="067530C7" w14:textId="691BE754" w:rsidR="00DA186F" w:rsidRDefault="00DA186F">
          <w:pPr>
            <w:pStyle w:val="TOC3"/>
            <w:tabs>
              <w:tab w:val="left" w:pos="1200"/>
              <w:tab w:val="right" w:leader="dot" w:pos="9062"/>
            </w:tabs>
            <w:rPr>
              <w:ins w:id="4" w:author="Igor 183593" w:date="2026-06-09T17:17:00Z" w16du:dateUtc="2026-06-09T15:17:00Z"/>
              <w:rFonts w:eastAsiaTheme="minorEastAsia"/>
              <w:noProof/>
              <w:lang w:eastAsia="pl-PL"/>
            </w:rPr>
          </w:pPr>
          <w:ins w:id="5" w:author="Igor 183593" w:date="2026-06-09T17:17:00Z" w16du:dateUtc="2026-06-09T15:17:00Z">
            <w:r w:rsidRPr="00681651">
              <w:rPr>
                <w:rStyle w:val="Hyperlink"/>
                <w:noProof/>
              </w:rPr>
              <w:fldChar w:fldCharType="begin"/>
            </w:r>
            <w:r w:rsidRPr="00681651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"_Toc231917841"</w:instrText>
            </w:r>
            <w:r w:rsidRPr="00681651">
              <w:rPr>
                <w:rStyle w:val="Hyperlink"/>
                <w:noProof/>
              </w:rPr>
              <w:instrText xml:space="preserve"> </w:instrText>
            </w:r>
            <w:r w:rsidRPr="00681651">
              <w:rPr>
                <w:rStyle w:val="Hyperlink"/>
                <w:noProof/>
              </w:rPr>
            </w:r>
            <w:r w:rsidRPr="00681651">
              <w:rPr>
                <w:rStyle w:val="Hyperlink"/>
                <w:noProof/>
              </w:rPr>
              <w:fldChar w:fldCharType="separate"/>
            </w:r>
            <w:r w:rsidRPr="00681651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81651">
              <w:rPr>
                <w:rStyle w:val="Hyperlink"/>
                <w:noProof/>
              </w:rPr>
              <w:t>Interfejsy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681651">
              <w:rPr>
                <w:rStyle w:val="Hyperlink"/>
                <w:noProof/>
              </w:rPr>
              <w:fldChar w:fldCharType="end"/>
            </w:r>
          </w:ins>
        </w:p>
        <w:p w14:paraId="58DCF1A5" w14:textId="3400FD02" w:rsidR="00DA186F" w:rsidRDefault="00DA186F">
          <w:pPr>
            <w:pStyle w:val="TOC3"/>
            <w:tabs>
              <w:tab w:val="left" w:pos="1200"/>
              <w:tab w:val="right" w:leader="dot" w:pos="9062"/>
            </w:tabs>
            <w:rPr>
              <w:ins w:id="6" w:author="Igor 183593" w:date="2026-06-09T17:17:00Z" w16du:dateUtc="2026-06-09T15:17:00Z"/>
              <w:rFonts w:eastAsiaTheme="minorEastAsia"/>
              <w:noProof/>
              <w:lang w:eastAsia="pl-PL"/>
            </w:rPr>
          </w:pPr>
          <w:ins w:id="7" w:author="Igor 183593" w:date="2026-06-09T17:17:00Z" w16du:dateUtc="2026-06-09T15:17:00Z">
            <w:r w:rsidRPr="00681651">
              <w:rPr>
                <w:rStyle w:val="Hyperlink"/>
                <w:noProof/>
              </w:rPr>
              <w:fldChar w:fldCharType="begin"/>
            </w:r>
            <w:r w:rsidRPr="00681651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"_Toc231917842"</w:instrText>
            </w:r>
            <w:r w:rsidRPr="00681651">
              <w:rPr>
                <w:rStyle w:val="Hyperlink"/>
                <w:noProof/>
              </w:rPr>
              <w:instrText xml:space="preserve"> </w:instrText>
            </w:r>
            <w:r w:rsidRPr="00681651">
              <w:rPr>
                <w:rStyle w:val="Hyperlink"/>
                <w:noProof/>
              </w:rPr>
            </w:r>
            <w:r w:rsidRPr="00681651">
              <w:rPr>
                <w:rStyle w:val="Hyperlink"/>
                <w:noProof/>
              </w:rPr>
              <w:fldChar w:fldCharType="separate"/>
            </w:r>
            <w:r w:rsidRPr="00681651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81651">
              <w:rPr>
                <w:rStyle w:val="Hyperlink"/>
                <w:noProof/>
              </w:rPr>
              <w:t>Klasy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681651">
              <w:rPr>
                <w:rStyle w:val="Hyperlink"/>
                <w:noProof/>
              </w:rPr>
              <w:fldChar w:fldCharType="end"/>
            </w:r>
          </w:ins>
        </w:p>
        <w:p w14:paraId="2F2F3F5A" w14:textId="31B326AA" w:rsidR="00DA186F" w:rsidRDefault="00DA186F">
          <w:pPr>
            <w:pStyle w:val="TOC3"/>
            <w:tabs>
              <w:tab w:val="left" w:pos="1200"/>
              <w:tab w:val="right" w:leader="dot" w:pos="9062"/>
            </w:tabs>
            <w:rPr>
              <w:ins w:id="8" w:author="Igor 183593" w:date="2026-06-09T17:17:00Z" w16du:dateUtc="2026-06-09T15:17:00Z"/>
              <w:rFonts w:eastAsiaTheme="minorEastAsia"/>
              <w:noProof/>
              <w:lang w:eastAsia="pl-PL"/>
            </w:rPr>
          </w:pPr>
          <w:ins w:id="9" w:author="Igor 183593" w:date="2026-06-09T17:17:00Z" w16du:dateUtc="2026-06-09T15:17:00Z">
            <w:r w:rsidRPr="00681651">
              <w:rPr>
                <w:rStyle w:val="Hyperlink"/>
                <w:noProof/>
              </w:rPr>
              <w:fldChar w:fldCharType="begin"/>
            </w:r>
            <w:r w:rsidRPr="00681651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"_Toc231917843"</w:instrText>
            </w:r>
            <w:r w:rsidRPr="00681651">
              <w:rPr>
                <w:rStyle w:val="Hyperlink"/>
                <w:noProof/>
              </w:rPr>
              <w:instrText xml:space="preserve"> </w:instrText>
            </w:r>
            <w:r w:rsidRPr="00681651">
              <w:rPr>
                <w:rStyle w:val="Hyperlink"/>
                <w:noProof/>
              </w:rPr>
            </w:r>
            <w:r w:rsidRPr="00681651">
              <w:rPr>
                <w:rStyle w:val="Hyperlink"/>
                <w:noProof/>
              </w:rPr>
              <w:fldChar w:fldCharType="separate"/>
            </w:r>
            <w:r w:rsidRPr="00681651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81651">
              <w:rPr>
                <w:rStyle w:val="Hyperlink"/>
                <w:noProof/>
              </w:rPr>
              <w:t>Klasy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681651">
              <w:rPr>
                <w:rStyle w:val="Hyperlink"/>
                <w:noProof/>
              </w:rPr>
              <w:fldChar w:fldCharType="end"/>
            </w:r>
          </w:ins>
        </w:p>
        <w:p w14:paraId="429E3590" w14:textId="490D93CA" w:rsidR="00DA186F" w:rsidRDefault="00DA186F">
          <w:pPr>
            <w:pStyle w:val="TOC3"/>
            <w:tabs>
              <w:tab w:val="left" w:pos="1200"/>
              <w:tab w:val="right" w:leader="dot" w:pos="9062"/>
            </w:tabs>
            <w:rPr>
              <w:ins w:id="10" w:author="Igor 183593" w:date="2026-06-09T17:17:00Z" w16du:dateUtc="2026-06-09T15:17:00Z"/>
              <w:rFonts w:eastAsiaTheme="minorEastAsia"/>
              <w:noProof/>
              <w:lang w:eastAsia="pl-PL"/>
            </w:rPr>
          </w:pPr>
          <w:ins w:id="11" w:author="Igor 183593" w:date="2026-06-09T17:17:00Z" w16du:dateUtc="2026-06-09T15:17:00Z">
            <w:r w:rsidRPr="00681651">
              <w:rPr>
                <w:rStyle w:val="Hyperlink"/>
                <w:noProof/>
              </w:rPr>
              <w:fldChar w:fldCharType="begin"/>
            </w:r>
            <w:r w:rsidRPr="00681651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"_Toc231917844"</w:instrText>
            </w:r>
            <w:r w:rsidRPr="00681651">
              <w:rPr>
                <w:rStyle w:val="Hyperlink"/>
                <w:noProof/>
              </w:rPr>
              <w:instrText xml:space="preserve"> </w:instrText>
            </w:r>
            <w:r w:rsidRPr="00681651">
              <w:rPr>
                <w:rStyle w:val="Hyperlink"/>
                <w:noProof/>
              </w:rPr>
            </w:r>
            <w:r w:rsidRPr="00681651">
              <w:rPr>
                <w:rStyle w:val="Hyperlink"/>
                <w:noProof/>
              </w:rPr>
              <w:fldChar w:fldCharType="separate"/>
            </w:r>
            <w:r w:rsidRPr="00681651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81651">
              <w:rPr>
                <w:rStyle w:val="Hyperlink"/>
                <w:noProof/>
              </w:rPr>
              <w:t>Hermetyzacja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681651">
              <w:rPr>
                <w:rStyle w:val="Hyperlink"/>
                <w:noProof/>
              </w:rPr>
              <w:fldChar w:fldCharType="end"/>
            </w:r>
          </w:ins>
        </w:p>
        <w:p w14:paraId="4A79B54C" w14:textId="71A266AF" w:rsidR="00DA186F" w:rsidRDefault="00DA186F">
          <w:pPr>
            <w:pStyle w:val="TOC3"/>
            <w:tabs>
              <w:tab w:val="left" w:pos="1200"/>
              <w:tab w:val="right" w:leader="dot" w:pos="9062"/>
            </w:tabs>
            <w:rPr>
              <w:ins w:id="12" w:author="Igor 183593" w:date="2026-06-09T17:17:00Z" w16du:dateUtc="2026-06-09T15:17:00Z"/>
              <w:rFonts w:eastAsiaTheme="minorEastAsia"/>
              <w:noProof/>
              <w:lang w:eastAsia="pl-PL"/>
            </w:rPr>
          </w:pPr>
          <w:ins w:id="13" w:author="Igor 183593" w:date="2026-06-09T17:17:00Z" w16du:dateUtc="2026-06-09T15:17:00Z">
            <w:r w:rsidRPr="00681651">
              <w:rPr>
                <w:rStyle w:val="Hyperlink"/>
                <w:noProof/>
              </w:rPr>
              <w:fldChar w:fldCharType="begin"/>
            </w:r>
            <w:r w:rsidRPr="00681651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"_Toc231917845"</w:instrText>
            </w:r>
            <w:r w:rsidRPr="00681651">
              <w:rPr>
                <w:rStyle w:val="Hyperlink"/>
                <w:noProof/>
              </w:rPr>
              <w:instrText xml:space="preserve"> </w:instrText>
            </w:r>
            <w:r w:rsidRPr="00681651">
              <w:rPr>
                <w:rStyle w:val="Hyperlink"/>
                <w:noProof/>
              </w:rPr>
            </w:r>
            <w:r w:rsidRPr="00681651">
              <w:rPr>
                <w:rStyle w:val="Hyperlink"/>
                <w:noProof/>
              </w:rPr>
              <w:fldChar w:fldCharType="separate"/>
            </w:r>
            <w:r w:rsidRPr="00681651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81651">
              <w:rPr>
                <w:rStyle w:val="Hyperlink"/>
                <w:noProof/>
              </w:rPr>
              <w:t>Dziedziczenie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681651">
              <w:rPr>
                <w:rStyle w:val="Hyperlink"/>
                <w:noProof/>
              </w:rPr>
              <w:fldChar w:fldCharType="end"/>
            </w:r>
          </w:ins>
        </w:p>
        <w:p w14:paraId="3A2CF23C" w14:textId="7EE4DAC0" w:rsidR="00DA186F" w:rsidRDefault="00DA186F">
          <w:pPr>
            <w:pStyle w:val="TOC3"/>
            <w:tabs>
              <w:tab w:val="left" w:pos="1200"/>
              <w:tab w:val="right" w:leader="dot" w:pos="9062"/>
            </w:tabs>
            <w:rPr>
              <w:ins w:id="14" w:author="Igor 183593" w:date="2026-06-09T17:17:00Z" w16du:dateUtc="2026-06-09T15:17:00Z"/>
              <w:rFonts w:eastAsiaTheme="minorEastAsia"/>
              <w:noProof/>
              <w:lang w:eastAsia="pl-PL"/>
            </w:rPr>
          </w:pPr>
          <w:ins w:id="15" w:author="Igor 183593" w:date="2026-06-09T17:17:00Z" w16du:dateUtc="2026-06-09T15:17:00Z">
            <w:r w:rsidRPr="00681651">
              <w:rPr>
                <w:rStyle w:val="Hyperlink"/>
                <w:noProof/>
              </w:rPr>
              <w:fldChar w:fldCharType="begin"/>
            </w:r>
            <w:r w:rsidRPr="00681651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"_Toc231917846"</w:instrText>
            </w:r>
            <w:r w:rsidRPr="00681651">
              <w:rPr>
                <w:rStyle w:val="Hyperlink"/>
                <w:noProof/>
              </w:rPr>
              <w:instrText xml:space="preserve"> </w:instrText>
            </w:r>
            <w:r w:rsidRPr="00681651">
              <w:rPr>
                <w:rStyle w:val="Hyperlink"/>
                <w:noProof/>
              </w:rPr>
            </w:r>
            <w:r w:rsidRPr="00681651">
              <w:rPr>
                <w:rStyle w:val="Hyperlink"/>
                <w:noProof/>
              </w:rPr>
              <w:fldChar w:fldCharType="separate"/>
            </w:r>
            <w:r w:rsidRPr="00681651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81651">
              <w:rPr>
                <w:rStyle w:val="Hyperlink"/>
                <w:noProof/>
              </w:rPr>
              <w:t>Polimorfizm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681651">
              <w:rPr>
                <w:rStyle w:val="Hyperlink"/>
                <w:noProof/>
              </w:rPr>
              <w:fldChar w:fldCharType="end"/>
            </w:r>
          </w:ins>
        </w:p>
        <w:p w14:paraId="6955C887" w14:textId="66407FC9" w:rsidR="00DA186F" w:rsidRDefault="00DA186F">
          <w:pPr>
            <w:pStyle w:val="TOC1"/>
            <w:tabs>
              <w:tab w:val="left" w:pos="480"/>
              <w:tab w:val="right" w:leader="dot" w:pos="9062"/>
            </w:tabs>
            <w:rPr>
              <w:ins w:id="16" w:author="Igor 183593" w:date="2026-06-09T17:17:00Z" w16du:dateUtc="2026-06-09T15:17:00Z"/>
              <w:rFonts w:eastAsiaTheme="minorEastAsia"/>
              <w:noProof/>
              <w:lang w:eastAsia="pl-PL"/>
            </w:rPr>
          </w:pPr>
          <w:ins w:id="17" w:author="Igor 183593" w:date="2026-06-09T17:17:00Z" w16du:dateUtc="2026-06-09T15:17:00Z">
            <w:r w:rsidRPr="00681651">
              <w:rPr>
                <w:rStyle w:val="Hyperlink"/>
                <w:noProof/>
              </w:rPr>
              <w:fldChar w:fldCharType="begin"/>
            </w:r>
            <w:r w:rsidRPr="00681651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"_Toc231917847"</w:instrText>
            </w:r>
            <w:r w:rsidRPr="00681651">
              <w:rPr>
                <w:rStyle w:val="Hyperlink"/>
                <w:noProof/>
              </w:rPr>
              <w:instrText xml:space="preserve"> </w:instrText>
            </w:r>
            <w:r w:rsidRPr="00681651">
              <w:rPr>
                <w:rStyle w:val="Hyperlink"/>
                <w:noProof/>
              </w:rPr>
            </w:r>
            <w:r w:rsidRPr="00681651">
              <w:rPr>
                <w:rStyle w:val="Hyperlink"/>
                <w:noProof/>
              </w:rPr>
              <w:fldChar w:fldCharType="separate"/>
            </w:r>
            <w:r w:rsidRPr="0068165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681651">
              <w:rPr>
                <w:rStyle w:val="Hyperlink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681651">
              <w:rPr>
                <w:rStyle w:val="Hyperlink"/>
                <w:noProof/>
              </w:rPr>
              <w:fldChar w:fldCharType="end"/>
            </w:r>
          </w:ins>
        </w:p>
        <w:p w14:paraId="2CF846DD" w14:textId="1AFACFFE" w:rsidR="003F5414" w:rsidDel="00DA186F" w:rsidRDefault="003F5414">
          <w:pPr>
            <w:pStyle w:val="TOC1"/>
            <w:tabs>
              <w:tab w:val="left" w:pos="480"/>
              <w:tab w:val="right" w:leader="dot" w:pos="9062"/>
            </w:tabs>
            <w:rPr>
              <w:del w:id="18" w:author="Igor 183593" w:date="2026-06-09T17:17:00Z" w16du:dateUtc="2026-06-09T15:17:00Z"/>
              <w:rFonts w:eastAsiaTheme="minorEastAsia"/>
              <w:noProof/>
              <w:lang w:eastAsia="pl-PL"/>
            </w:rPr>
          </w:pPr>
          <w:del w:id="19" w:author="Igor 183593" w:date="2026-06-09T17:17:00Z" w16du:dateUtc="2026-06-09T15:17:00Z">
            <w:r w:rsidRPr="00DA186F" w:rsidDel="00DA186F">
              <w:rPr>
                <w:rStyle w:val="Hyperlink"/>
                <w:noProof/>
              </w:rPr>
              <w:delText>1.</w:delText>
            </w:r>
            <w:r w:rsidDel="00DA186F">
              <w:rPr>
                <w:rFonts w:eastAsiaTheme="minorEastAsia"/>
                <w:noProof/>
                <w:lang w:eastAsia="pl-PL"/>
              </w:rPr>
              <w:tab/>
            </w:r>
            <w:r w:rsidRPr="00DA186F" w:rsidDel="00DA186F">
              <w:rPr>
                <w:rStyle w:val="Hyperlink"/>
                <w:noProof/>
              </w:rPr>
              <w:delText>Opis i założenia projektu</w:delText>
            </w:r>
            <w:r w:rsidDel="00DA186F">
              <w:rPr>
                <w:noProof/>
                <w:webHidden/>
              </w:rPr>
              <w:tab/>
            </w:r>
            <w:r w:rsidR="00CC1E14" w:rsidDel="00DA186F">
              <w:rPr>
                <w:noProof/>
                <w:webHidden/>
              </w:rPr>
              <w:delText>3</w:delText>
            </w:r>
          </w:del>
        </w:p>
        <w:p w14:paraId="4BC35291" w14:textId="5F405B58" w:rsidR="003F5414" w:rsidDel="00DA186F" w:rsidRDefault="003F5414">
          <w:pPr>
            <w:pStyle w:val="TOC1"/>
            <w:tabs>
              <w:tab w:val="left" w:pos="480"/>
              <w:tab w:val="right" w:leader="dot" w:pos="9062"/>
            </w:tabs>
            <w:rPr>
              <w:del w:id="20" w:author="Igor 183593" w:date="2026-06-09T17:17:00Z" w16du:dateUtc="2026-06-09T15:17:00Z"/>
              <w:rFonts w:eastAsiaTheme="minorEastAsia"/>
              <w:noProof/>
              <w:lang w:eastAsia="pl-PL"/>
            </w:rPr>
          </w:pPr>
          <w:del w:id="21" w:author="Igor 183593" w:date="2026-06-09T17:17:00Z" w16du:dateUtc="2026-06-09T15:17:00Z">
            <w:r w:rsidRPr="00DA186F" w:rsidDel="00DA186F">
              <w:rPr>
                <w:rStyle w:val="Hyperlink"/>
                <w:noProof/>
              </w:rPr>
              <w:delText>2.</w:delText>
            </w:r>
            <w:r w:rsidDel="00DA186F">
              <w:rPr>
                <w:rFonts w:eastAsiaTheme="minorEastAsia"/>
                <w:noProof/>
                <w:lang w:eastAsia="pl-PL"/>
              </w:rPr>
              <w:tab/>
            </w:r>
            <w:r w:rsidRPr="00DA186F" w:rsidDel="00DA186F">
              <w:rPr>
                <w:rStyle w:val="Hyperlink"/>
                <w:noProof/>
              </w:rPr>
              <w:delText>Opis techniczny projektu</w:delText>
            </w:r>
            <w:r w:rsidDel="00DA186F">
              <w:rPr>
                <w:noProof/>
                <w:webHidden/>
              </w:rPr>
              <w:tab/>
            </w:r>
            <w:r w:rsidR="00CC1E14" w:rsidDel="00DA186F">
              <w:rPr>
                <w:noProof/>
                <w:webHidden/>
              </w:rPr>
              <w:delText>4</w:delText>
            </w:r>
          </w:del>
        </w:p>
        <w:p w14:paraId="1F436D0E" w14:textId="0EB4B276" w:rsidR="003F5414" w:rsidDel="00DA186F" w:rsidRDefault="003F5414">
          <w:pPr>
            <w:pStyle w:val="TOC3"/>
            <w:tabs>
              <w:tab w:val="left" w:pos="1200"/>
              <w:tab w:val="right" w:leader="dot" w:pos="9062"/>
            </w:tabs>
            <w:rPr>
              <w:del w:id="22" w:author="Igor 183593" w:date="2026-06-09T17:17:00Z" w16du:dateUtc="2026-06-09T15:17:00Z"/>
              <w:rFonts w:eastAsiaTheme="minorEastAsia"/>
              <w:noProof/>
              <w:lang w:eastAsia="pl-PL"/>
            </w:rPr>
          </w:pPr>
          <w:del w:id="23" w:author="Igor 183593" w:date="2026-06-09T17:17:00Z" w16du:dateUtc="2026-06-09T15:17:00Z">
            <w:r w:rsidRPr="00DA186F" w:rsidDel="00DA186F">
              <w:rPr>
                <w:rStyle w:val="Hyperlink"/>
                <w:noProof/>
              </w:rPr>
              <w:delText>2.1.</w:delText>
            </w:r>
            <w:r w:rsidDel="00DA186F">
              <w:rPr>
                <w:rFonts w:eastAsiaTheme="minorEastAsia"/>
                <w:noProof/>
                <w:lang w:eastAsia="pl-PL"/>
              </w:rPr>
              <w:tab/>
            </w:r>
            <w:r w:rsidRPr="00DA186F" w:rsidDel="00DA186F">
              <w:rPr>
                <w:rStyle w:val="Hyperlink"/>
                <w:noProof/>
              </w:rPr>
              <w:delText>Interfejsy</w:delText>
            </w:r>
            <w:r w:rsidDel="00DA186F">
              <w:rPr>
                <w:noProof/>
                <w:webHidden/>
              </w:rPr>
              <w:tab/>
            </w:r>
            <w:r w:rsidR="00CC1E14" w:rsidDel="00DA186F">
              <w:rPr>
                <w:noProof/>
                <w:webHidden/>
              </w:rPr>
              <w:delText>4</w:delText>
            </w:r>
          </w:del>
        </w:p>
        <w:p w14:paraId="78BB6688" w14:textId="332C3D8E" w:rsidR="003F5414" w:rsidDel="00DA186F" w:rsidRDefault="003F5414">
          <w:pPr>
            <w:pStyle w:val="TOC3"/>
            <w:tabs>
              <w:tab w:val="left" w:pos="1200"/>
              <w:tab w:val="right" w:leader="dot" w:pos="9062"/>
            </w:tabs>
            <w:rPr>
              <w:del w:id="24" w:author="Igor 183593" w:date="2026-06-09T17:17:00Z" w16du:dateUtc="2026-06-09T15:17:00Z"/>
              <w:rFonts w:eastAsiaTheme="minorEastAsia"/>
              <w:noProof/>
              <w:lang w:eastAsia="pl-PL"/>
            </w:rPr>
          </w:pPr>
          <w:del w:id="25" w:author="Igor 183593" w:date="2026-06-09T17:17:00Z" w16du:dateUtc="2026-06-09T15:17:00Z">
            <w:r w:rsidRPr="00DA186F" w:rsidDel="00DA186F">
              <w:rPr>
                <w:rStyle w:val="Hyperlink"/>
                <w:noProof/>
              </w:rPr>
              <w:delText>2.2.</w:delText>
            </w:r>
            <w:r w:rsidDel="00DA186F">
              <w:rPr>
                <w:rFonts w:eastAsiaTheme="minorEastAsia"/>
                <w:noProof/>
                <w:lang w:eastAsia="pl-PL"/>
              </w:rPr>
              <w:tab/>
            </w:r>
            <w:r w:rsidRPr="00DA186F" w:rsidDel="00DA186F">
              <w:rPr>
                <w:rStyle w:val="Hyperlink"/>
                <w:noProof/>
              </w:rPr>
              <w:delText>Klasy</w:delText>
            </w:r>
            <w:r w:rsidDel="00DA186F">
              <w:rPr>
                <w:noProof/>
                <w:webHidden/>
              </w:rPr>
              <w:tab/>
            </w:r>
            <w:r w:rsidR="00CC1E14" w:rsidDel="00DA186F">
              <w:rPr>
                <w:noProof/>
                <w:webHidden/>
              </w:rPr>
              <w:delText>4</w:delText>
            </w:r>
          </w:del>
        </w:p>
        <w:p w14:paraId="4859754E" w14:textId="0CC908FA" w:rsidR="003F5414" w:rsidDel="00DA186F" w:rsidRDefault="003F5414">
          <w:pPr>
            <w:pStyle w:val="TOC3"/>
            <w:tabs>
              <w:tab w:val="left" w:pos="1200"/>
              <w:tab w:val="right" w:leader="dot" w:pos="9062"/>
            </w:tabs>
            <w:rPr>
              <w:del w:id="26" w:author="Igor 183593" w:date="2026-06-09T17:17:00Z" w16du:dateUtc="2026-06-09T15:17:00Z"/>
              <w:rFonts w:eastAsiaTheme="minorEastAsia"/>
              <w:noProof/>
              <w:lang w:eastAsia="pl-PL"/>
            </w:rPr>
          </w:pPr>
          <w:del w:id="27" w:author="Igor 183593" w:date="2026-06-09T17:17:00Z" w16du:dateUtc="2026-06-09T15:17:00Z">
            <w:r w:rsidRPr="00DA186F" w:rsidDel="00DA186F">
              <w:rPr>
                <w:rStyle w:val="Hyperlink"/>
                <w:noProof/>
              </w:rPr>
              <w:delText>2.3.</w:delText>
            </w:r>
            <w:r w:rsidDel="00DA186F">
              <w:rPr>
                <w:rFonts w:eastAsiaTheme="minorEastAsia"/>
                <w:noProof/>
                <w:lang w:eastAsia="pl-PL"/>
              </w:rPr>
              <w:tab/>
            </w:r>
            <w:r w:rsidRPr="00DA186F" w:rsidDel="00DA186F">
              <w:rPr>
                <w:rStyle w:val="Hyperlink"/>
                <w:noProof/>
              </w:rPr>
              <w:delText>Klasy</w:delText>
            </w:r>
            <w:r w:rsidDel="00DA186F">
              <w:rPr>
                <w:noProof/>
                <w:webHidden/>
              </w:rPr>
              <w:tab/>
            </w:r>
            <w:r w:rsidR="00CC1E14" w:rsidDel="00DA186F">
              <w:rPr>
                <w:noProof/>
                <w:webHidden/>
              </w:rPr>
              <w:delText>4</w:delText>
            </w:r>
          </w:del>
        </w:p>
        <w:p w14:paraId="2AF5FB97" w14:textId="235FB249" w:rsidR="003F5414" w:rsidDel="00DA186F" w:rsidRDefault="003F5414">
          <w:pPr>
            <w:pStyle w:val="TOC3"/>
            <w:tabs>
              <w:tab w:val="left" w:pos="1200"/>
              <w:tab w:val="right" w:leader="dot" w:pos="9062"/>
            </w:tabs>
            <w:rPr>
              <w:del w:id="28" w:author="Igor 183593" w:date="2026-06-09T17:17:00Z" w16du:dateUtc="2026-06-09T15:17:00Z"/>
              <w:rFonts w:eastAsiaTheme="minorEastAsia"/>
              <w:noProof/>
              <w:lang w:eastAsia="pl-PL"/>
            </w:rPr>
          </w:pPr>
          <w:del w:id="29" w:author="Igor 183593" w:date="2026-06-09T17:17:00Z" w16du:dateUtc="2026-06-09T15:17:00Z">
            <w:r w:rsidRPr="00DA186F" w:rsidDel="00DA186F">
              <w:rPr>
                <w:rStyle w:val="Hyperlink"/>
                <w:noProof/>
              </w:rPr>
              <w:delText>2.4.</w:delText>
            </w:r>
            <w:r w:rsidDel="00DA186F">
              <w:rPr>
                <w:rFonts w:eastAsiaTheme="minorEastAsia"/>
                <w:noProof/>
                <w:lang w:eastAsia="pl-PL"/>
              </w:rPr>
              <w:tab/>
            </w:r>
            <w:r w:rsidRPr="00DA186F" w:rsidDel="00DA186F">
              <w:rPr>
                <w:rStyle w:val="Hyperlink"/>
                <w:noProof/>
              </w:rPr>
              <w:delText>Hermetyzacja</w:delText>
            </w:r>
            <w:r w:rsidDel="00DA186F">
              <w:rPr>
                <w:noProof/>
                <w:webHidden/>
              </w:rPr>
              <w:tab/>
            </w:r>
            <w:r w:rsidR="00CC1E14" w:rsidDel="00DA186F">
              <w:rPr>
                <w:noProof/>
                <w:webHidden/>
              </w:rPr>
              <w:delText>4</w:delText>
            </w:r>
          </w:del>
        </w:p>
        <w:p w14:paraId="39C1A9EC" w14:textId="12CB6262" w:rsidR="003F5414" w:rsidDel="00DA186F" w:rsidRDefault="003F5414">
          <w:pPr>
            <w:pStyle w:val="TOC3"/>
            <w:tabs>
              <w:tab w:val="left" w:pos="1200"/>
              <w:tab w:val="right" w:leader="dot" w:pos="9062"/>
            </w:tabs>
            <w:rPr>
              <w:del w:id="30" w:author="Igor 183593" w:date="2026-06-09T17:17:00Z" w16du:dateUtc="2026-06-09T15:17:00Z"/>
              <w:rFonts w:eastAsiaTheme="minorEastAsia"/>
              <w:noProof/>
              <w:lang w:eastAsia="pl-PL"/>
            </w:rPr>
          </w:pPr>
          <w:del w:id="31" w:author="Igor 183593" w:date="2026-06-09T17:17:00Z" w16du:dateUtc="2026-06-09T15:17:00Z">
            <w:r w:rsidRPr="00DA186F" w:rsidDel="00DA186F">
              <w:rPr>
                <w:rStyle w:val="Hyperlink"/>
                <w:noProof/>
              </w:rPr>
              <w:delText>2.5.</w:delText>
            </w:r>
            <w:r w:rsidDel="00DA186F">
              <w:rPr>
                <w:rFonts w:eastAsiaTheme="minorEastAsia"/>
                <w:noProof/>
                <w:lang w:eastAsia="pl-PL"/>
              </w:rPr>
              <w:tab/>
            </w:r>
            <w:r w:rsidRPr="00DA186F" w:rsidDel="00DA186F">
              <w:rPr>
                <w:rStyle w:val="Hyperlink"/>
                <w:noProof/>
              </w:rPr>
              <w:delText>Dziedziczenie</w:delText>
            </w:r>
            <w:r w:rsidDel="00DA186F">
              <w:rPr>
                <w:noProof/>
                <w:webHidden/>
              </w:rPr>
              <w:tab/>
            </w:r>
            <w:r w:rsidR="00CC1E14" w:rsidDel="00DA186F">
              <w:rPr>
                <w:noProof/>
                <w:webHidden/>
              </w:rPr>
              <w:delText>4</w:delText>
            </w:r>
          </w:del>
        </w:p>
        <w:p w14:paraId="55A082F2" w14:textId="6AB39268" w:rsidR="003F5414" w:rsidDel="00DA186F" w:rsidRDefault="003F5414">
          <w:pPr>
            <w:pStyle w:val="TOC3"/>
            <w:tabs>
              <w:tab w:val="left" w:pos="1200"/>
              <w:tab w:val="right" w:leader="dot" w:pos="9062"/>
            </w:tabs>
            <w:rPr>
              <w:del w:id="32" w:author="Igor 183593" w:date="2026-06-09T17:17:00Z" w16du:dateUtc="2026-06-09T15:17:00Z"/>
              <w:rFonts w:eastAsiaTheme="minorEastAsia"/>
              <w:noProof/>
              <w:lang w:eastAsia="pl-PL"/>
            </w:rPr>
          </w:pPr>
          <w:del w:id="33" w:author="Igor 183593" w:date="2026-06-09T17:17:00Z" w16du:dateUtc="2026-06-09T15:17:00Z">
            <w:r w:rsidRPr="00DA186F" w:rsidDel="00DA186F">
              <w:rPr>
                <w:rStyle w:val="Hyperlink"/>
                <w:noProof/>
              </w:rPr>
              <w:delText>2.6.</w:delText>
            </w:r>
            <w:r w:rsidDel="00DA186F">
              <w:rPr>
                <w:rFonts w:eastAsiaTheme="minorEastAsia"/>
                <w:noProof/>
                <w:lang w:eastAsia="pl-PL"/>
              </w:rPr>
              <w:tab/>
            </w:r>
            <w:r w:rsidRPr="00DA186F" w:rsidDel="00DA186F">
              <w:rPr>
                <w:rStyle w:val="Hyperlink"/>
                <w:noProof/>
              </w:rPr>
              <w:delText>Polimorfizm</w:delText>
            </w:r>
            <w:r w:rsidDel="00DA186F">
              <w:rPr>
                <w:noProof/>
                <w:webHidden/>
              </w:rPr>
              <w:tab/>
            </w:r>
            <w:r w:rsidR="00CC1E14" w:rsidDel="00DA186F">
              <w:rPr>
                <w:noProof/>
                <w:webHidden/>
              </w:rPr>
              <w:delText>4</w:delText>
            </w:r>
          </w:del>
        </w:p>
        <w:p w14:paraId="09CC714F" w14:textId="4DC964E6" w:rsidR="003F5414" w:rsidDel="00DA186F" w:rsidRDefault="003F5414">
          <w:pPr>
            <w:pStyle w:val="TOC1"/>
            <w:tabs>
              <w:tab w:val="left" w:pos="480"/>
              <w:tab w:val="right" w:leader="dot" w:pos="9062"/>
            </w:tabs>
            <w:rPr>
              <w:del w:id="34" w:author="Igor 183593" w:date="2026-06-09T17:17:00Z" w16du:dateUtc="2026-06-09T15:17:00Z"/>
              <w:rFonts w:eastAsiaTheme="minorEastAsia"/>
              <w:noProof/>
              <w:lang w:eastAsia="pl-PL"/>
            </w:rPr>
          </w:pPr>
          <w:del w:id="35" w:author="Igor 183593" w:date="2026-06-09T17:17:00Z" w16du:dateUtc="2026-06-09T15:17:00Z">
            <w:r w:rsidRPr="00DA186F" w:rsidDel="00DA186F">
              <w:rPr>
                <w:rStyle w:val="Hyperlink"/>
                <w:noProof/>
              </w:rPr>
              <w:delText>3.</w:delText>
            </w:r>
            <w:r w:rsidDel="00DA186F">
              <w:rPr>
                <w:rFonts w:eastAsiaTheme="minorEastAsia"/>
                <w:noProof/>
                <w:lang w:eastAsia="pl-PL"/>
              </w:rPr>
              <w:tab/>
            </w:r>
            <w:r w:rsidRPr="00DA186F" w:rsidDel="00DA186F">
              <w:rPr>
                <w:rStyle w:val="Hyperlink"/>
                <w:noProof/>
              </w:rPr>
              <w:delText>Wnioski</w:delText>
            </w:r>
            <w:r w:rsidDel="00DA186F">
              <w:rPr>
                <w:noProof/>
                <w:webHidden/>
              </w:rPr>
              <w:tab/>
            </w:r>
            <w:r w:rsidR="00CC1E14" w:rsidDel="00DA186F">
              <w:rPr>
                <w:noProof/>
                <w:webHidden/>
              </w:rPr>
              <w:delText>5</w:delText>
            </w:r>
          </w:del>
        </w:p>
        <w:p w14:paraId="4E523C61" w14:textId="03238CB0" w:rsidR="003022AF" w:rsidRPr="003022AF" w:rsidRDefault="003022AF" w:rsidP="00F74E14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E9E32BC" w14:textId="77777777" w:rsidR="003022AF" w:rsidRDefault="003022AF" w:rsidP="00F74E14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highlight w:val="lightGray"/>
        </w:rPr>
      </w:pPr>
      <w:r>
        <w:rPr>
          <w:highlight w:val="lightGray"/>
        </w:rPr>
        <w:br w:type="page"/>
      </w:r>
    </w:p>
    <w:p w14:paraId="5D33CE1F" w14:textId="30A6343A" w:rsidR="003022AF" w:rsidRDefault="003022AF" w:rsidP="00F74E14">
      <w:pPr>
        <w:pStyle w:val="Heading1"/>
        <w:numPr>
          <w:ilvl w:val="0"/>
          <w:numId w:val="4"/>
        </w:numPr>
        <w:jc w:val="both"/>
      </w:pPr>
      <w:bookmarkStart w:id="36" w:name="_Toc231917839"/>
      <w:r>
        <w:lastRenderedPageBreak/>
        <w:t>Opis i założenia projektu</w:t>
      </w:r>
      <w:bookmarkEnd w:id="36"/>
    </w:p>
    <w:p w14:paraId="58527B11" w14:textId="7EC9932A" w:rsidR="003022AF" w:rsidRDefault="003022AF" w:rsidP="00F74E14">
      <w:pPr>
        <w:jc w:val="both"/>
      </w:pPr>
      <w:r>
        <w:t>Celem projektu było stworzenie aplikacji do monitorowania w czasie rzeczywistym zasobów systemowych (procesor i pamięć RAM) oraz kontenerami Dockera. Projekt miał na celu praktyczne zastosowanie technik programowania obiektowego w języku C#.</w:t>
      </w:r>
    </w:p>
    <w:p w14:paraId="58D4AD33" w14:textId="77777777" w:rsidR="003022AF" w:rsidRDefault="003022AF" w:rsidP="00F74E14">
      <w:pPr>
        <w:jc w:val="both"/>
      </w:pPr>
    </w:p>
    <w:p w14:paraId="53CA0DBD" w14:textId="3E52DB3D" w:rsidR="003022AF" w:rsidRPr="001B6770" w:rsidRDefault="003022AF" w:rsidP="00F74E14">
      <w:pPr>
        <w:pStyle w:val="Title"/>
        <w:jc w:val="both"/>
      </w:pPr>
      <w:r w:rsidRPr="001B6770">
        <w:t>Założenia</w:t>
      </w:r>
    </w:p>
    <w:p w14:paraId="3735B6C2" w14:textId="55525BDA" w:rsidR="003022AF" w:rsidRDefault="003022AF" w:rsidP="00F74E14">
      <w:pPr>
        <w:jc w:val="both"/>
      </w:pPr>
      <w:r w:rsidRPr="001B6770">
        <w:rPr>
          <w:b/>
          <w:bCs/>
        </w:rPr>
        <w:t>Interface graficzny</w:t>
      </w:r>
      <w:r>
        <w:t xml:space="preserve"> – zamiast aplikacji konsolowej, został stworzony prosty interface graficzny z wykorzystaniem Avalalonia UI, </w:t>
      </w:r>
      <w:r w:rsidR="001B6770">
        <w:t xml:space="preserve">przez co aplikacja może być rozwijana nie tylko na Windows, ale także na systemach z rodzin Linux oraz </w:t>
      </w:r>
      <w:r w:rsidR="00992F21">
        <w:t>m</w:t>
      </w:r>
      <w:r w:rsidR="001B6770">
        <w:t>acOS.</w:t>
      </w:r>
    </w:p>
    <w:p w14:paraId="66306F00" w14:textId="6A79E0B3" w:rsidR="001B6770" w:rsidRDefault="001B6770" w:rsidP="00F74E14">
      <w:pPr>
        <w:jc w:val="both"/>
      </w:pPr>
      <w:r w:rsidRPr="001B6770">
        <w:rPr>
          <w:b/>
          <w:bCs/>
        </w:rPr>
        <w:t>Architektura MVVM (Model-View-ViewModel)</w:t>
      </w:r>
      <w:r>
        <w:t xml:space="preserve"> – kod został zorganizowany zgodnie ze standardem MVVM, aby oddzielic logikę pobierania i przetwarzania danych (Modele i Serwisy) od widoków (Views).</w:t>
      </w:r>
    </w:p>
    <w:p w14:paraId="150FFA32" w14:textId="75BA9BC1" w:rsidR="001B6770" w:rsidRDefault="001B6770" w:rsidP="00F74E14">
      <w:pPr>
        <w:jc w:val="both"/>
      </w:pPr>
      <w:r w:rsidRPr="001B6770">
        <w:rPr>
          <w:b/>
          <w:bCs/>
        </w:rPr>
        <w:t>Monitorowanie zasobów  w czasie rzeczywistym</w:t>
      </w:r>
      <w:r>
        <w:rPr>
          <w:b/>
          <w:bCs/>
        </w:rPr>
        <w:t xml:space="preserve"> </w:t>
      </w:r>
      <w:r>
        <w:t>– wykorzystanie natywnych bibliotek systemowych pozwolilo na odczytywanie zuzycia pamięci RAM i obciążenia procesora z podziałem na rdzenie (i wątki).</w:t>
      </w:r>
    </w:p>
    <w:p w14:paraId="0A73EE01" w14:textId="37AE9785" w:rsidR="001B6770" w:rsidRDefault="001B6770" w:rsidP="00F74E14">
      <w:pPr>
        <w:jc w:val="both"/>
      </w:pPr>
      <w:r>
        <w:rPr>
          <w:b/>
          <w:bCs/>
        </w:rPr>
        <w:t>Integracja z systemem Docker</w:t>
      </w:r>
      <w:r>
        <w:t xml:space="preserve"> – program parsuje dane z wiersza poleceń, agreguje kontenery w obrębie projektów (wg plików docker-compose.yml) i umożliwia podstawowe zarządzanie nimi (włączanie i wyłączanie) z poziomu aplikacji.</w:t>
      </w:r>
    </w:p>
    <w:p w14:paraId="173E699B" w14:textId="17AE430E" w:rsidR="001B6770" w:rsidRDefault="001B6770" w:rsidP="00F74E14">
      <w:pPr>
        <w:jc w:val="both"/>
      </w:pPr>
      <w:r>
        <w:rPr>
          <w:b/>
          <w:bCs/>
        </w:rPr>
        <w:t>Cykliczne odświeżanie</w:t>
      </w:r>
      <w:r>
        <w:t xml:space="preserve"> – zastosowano asynchroniczne odświeżanie (</w:t>
      </w:r>
      <w:r>
        <w:rPr>
          <w:i/>
        </w:rPr>
        <w:t>DispatcherTimer</w:t>
      </w:r>
      <w:r>
        <w:rPr>
          <w:b/>
          <w:bCs/>
          <w:iCs/>
        </w:rPr>
        <w:t xml:space="preserve"> </w:t>
      </w:r>
      <w:r>
        <w:rPr>
          <w:iCs/>
        </w:rPr>
        <w:t xml:space="preserve">oraz </w:t>
      </w:r>
      <w:r>
        <w:rPr>
          <w:i/>
        </w:rPr>
        <w:t>Task</w:t>
      </w:r>
      <w:r>
        <w:t>), co umożliwia ciągłe wyświetlanie aktualnych danych przy zachowaniu płynności interface’u.</w:t>
      </w:r>
    </w:p>
    <w:p w14:paraId="43B97433" w14:textId="77777777" w:rsidR="001B6770" w:rsidRDefault="001B6770" w:rsidP="00F74E14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E5ED99F" w14:textId="4E057DD7" w:rsidR="001B6770" w:rsidRDefault="001B6770" w:rsidP="00F74E14">
      <w:pPr>
        <w:pStyle w:val="Heading1"/>
        <w:numPr>
          <w:ilvl w:val="0"/>
          <w:numId w:val="4"/>
        </w:numPr>
        <w:jc w:val="both"/>
      </w:pPr>
      <w:bookmarkStart w:id="37" w:name="_Toc231917840"/>
      <w:r>
        <w:lastRenderedPageBreak/>
        <w:t>Opis techniczny projektu</w:t>
      </w:r>
      <w:bookmarkEnd w:id="37"/>
    </w:p>
    <w:p w14:paraId="220784B9" w14:textId="1E492CA8" w:rsidR="001B6770" w:rsidRDefault="00EF56FE" w:rsidP="00F74E14">
      <w:pPr>
        <w:jc w:val="both"/>
      </w:pPr>
      <w:r>
        <w:t>Architektura aplikacji opiera sie na zasadach programowania obiektowego, zapewniając łatwość rozbudowy i utrzymania kodu. Struktura obejmuje następujące kluczowe elementy:</w:t>
      </w:r>
    </w:p>
    <w:p w14:paraId="384316B3" w14:textId="3D78EA42" w:rsidR="00EF56FE" w:rsidRDefault="00AC2D3E" w:rsidP="008F206F">
      <w:pPr>
        <w:pStyle w:val="ListParagraph"/>
        <w:numPr>
          <w:ilvl w:val="1"/>
          <w:numId w:val="4"/>
        </w:numPr>
        <w:jc w:val="both"/>
      </w:pPr>
      <w:bookmarkStart w:id="38" w:name="_Toc231917841"/>
      <w:r w:rsidRPr="008F206F">
        <w:rPr>
          <w:rStyle w:val="Heading3Char"/>
        </w:rPr>
        <w:t>Interfejsy</w:t>
      </w:r>
      <w:bookmarkEnd w:id="38"/>
      <w:r>
        <w:t xml:space="preserve"> – narzucają strukture klas implementujących</w:t>
      </w:r>
    </w:p>
    <w:p w14:paraId="785DA6CE" w14:textId="2C6372B5" w:rsidR="00AC2D3E" w:rsidRDefault="00AC2D3E" w:rsidP="00F74E14">
      <w:pPr>
        <w:pStyle w:val="ListParagraph"/>
        <w:numPr>
          <w:ilvl w:val="1"/>
          <w:numId w:val="5"/>
        </w:numPr>
        <w:jc w:val="both"/>
      </w:pPr>
      <w:r>
        <w:rPr>
          <w:i/>
          <w:iCs/>
        </w:rPr>
        <w:t>ISystemMonitorService</w:t>
      </w:r>
      <w:r>
        <w:t xml:space="preserve"> – określa metody do pobierania statystyk systemu (rdzenie CPU i RAM)</w:t>
      </w:r>
      <w:r w:rsidR="00F74E14">
        <w:t>.</w:t>
      </w:r>
    </w:p>
    <w:p w14:paraId="0FE39EDD" w14:textId="7E344AA3" w:rsidR="00AC2D3E" w:rsidRDefault="00AC2D3E" w:rsidP="00F74E14">
      <w:pPr>
        <w:pStyle w:val="ListParagraph"/>
        <w:numPr>
          <w:ilvl w:val="1"/>
          <w:numId w:val="5"/>
        </w:numPr>
        <w:jc w:val="both"/>
      </w:pPr>
      <w:r>
        <w:rPr>
          <w:i/>
          <w:iCs/>
        </w:rPr>
        <w:t xml:space="preserve">IDockerService – </w:t>
      </w:r>
      <w:r>
        <w:t>określa metody do operacji w sekcji Docker’owej</w:t>
      </w:r>
      <w:r w:rsidR="00F74E14">
        <w:t>.</w:t>
      </w:r>
    </w:p>
    <w:p w14:paraId="75768637" w14:textId="7D4E9872" w:rsidR="00F74E14" w:rsidRDefault="00F74E14" w:rsidP="008F206F">
      <w:pPr>
        <w:pStyle w:val="ListParagraph"/>
        <w:numPr>
          <w:ilvl w:val="1"/>
          <w:numId w:val="4"/>
        </w:numPr>
        <w:jc w:val="both"/>
      </w:pPr>
      <w:bookmarkStart w:id="39" w:name="_Toc231917842"/>
      <w:r w:rsidRPr="008F206F">
        <w:rPr>
          <w:rStyle w:val="Heading3Char"/>
        </w:rPr>
        <w:t>Klasy</w:t>
      </w:r>
      <w:bookmarkEnd w:id="39"/>
      <w:r>
        <w:t xml:space="preserve"> </w:t>
      </w:r>
      <w:r w:rsidRPr="008F206F">
        <w:rPr>
          <w:rStyle w:val="Heading3Char"/>
        </w:rPr>
        <w:t>abstrakcyjne</w:t>
      </w:r>
    </w:p>
    <w:p w14:paraId="639A180B" w14:textId="60D7345D" w:rsidR="00F74E14" w:rsidRDefault="00F74E14" w:rsidP="008F206F">
      <w:pPr>
        <w:pStyle w:val="ListParagraph"/>
        <w:numPr>
          <w:ilvl w:val="2"/>
          <w:numId w:val="6"/>
        </w:numPr>
        <w:jc w:val="both"/>
      </w:pPr>
      <w:r w:rsidRPr="008F206F">
        <w:rPr>
          <w:i/>
          <w:iCs/>
        </w:rPr>
        <w:t xml:space="preserve">ViewModelBase </w:t>
      </w:r>
      <w:r>
        <w:t xml:space="preserve">– klasa bazowa dla wszystkich widoków-modeli (ViewModels) implementująca </w:t>
      </w:r>
      <w:r w:rsidRPr="008F206F">
        <w:rPr>
          <w:i/>
          <w:iCs/>
        </w:rPr>
        <w:t xml:space="preserve">INotifyPropertyChanged </w:t>
      </w:r>
      <w:r>
        <w:t>w celu samoisnej zmiany danych na interface.</w:t>
      </w:r>
    </w:p>
    <w:p w14:paraId="6F4E39B3" w14:textId="6EC56CE0" w:rsidR="00F74E14" w:rsidRDefault="00F74E14" w:rsidP="008F206F">
      <w:pPr>
        <w:pStyle w:val="ListParagraph"/>
        <w:numPr>
          <w:ilvl w:val="2"/>
          <w:numId w:val="6"/>
        </w:numPr>
        <w:jc w:val="both"/>
      </w:pPr>
      <w:r w:rsidRPr="008F206F">
        <w:rPr>
          <w:i/>
          <w:iCs/>
        </w:rPr>
        <w:t xml:space="preserve">SystemMonitorServiceBase </w:t>
      </w:r>
      <w:r>
        <w:t>– zapewnia wspólną logikę oraz mechanizmy dla róznych implementacji monitorowania sprzętu.</w:t>
      </w:r>
    </w:p>
    <w:p w14:paraId="716A9087" w14:textId="00519D22" w:rsidR="00F74E14" w:rsidRDefault="00F74E14" w:rsidP="008F206F">
      <w:pPr>
        <w:pStyle w:val="ListParagraph"/>
        <w:numPr>
          <w:ilvl w:val="1"/>
          <w:numId w:val="4"/>
        </w:numPr>
        <w:jc w:val="both"/>
      </w:pPr>
      <w:bookmarkStart w:id="40" w:name="_Toc231917843"/>
      <w:r w:rsidRPr="008F206F">
        <w:rPr>
          <w:rStyle w:val="Heading3Char"/>
        </w:rPr>
        <w:t>Klasy</w:t>
      </w:r>
      <w:bookmarkEnd w:id="40"/>
      <w:r>
        <w:t xml:space="preserve"> </w:t>
      </w:r>
      <w:r w:rsidRPr="008F206F">
        <w:rPr>
          <w:rStyle w:val="Heading3Char"/>
        </w:rPr>
        <w:t>finalne</w:t>
      </w:r>
    </w:p>
    <w:p w14:paraId="6901D6C6" w14:textId="2C578766" w:rsidR="00F74E14" w:rsidRPr="008F206F" w:rsidRDefault="00F74E14" w:rsidP="008F206F">
      <w:pPr>
        <w:pStyle w:val="ListParagraph"/>
        <w:numPr>
          <w:ilvl w:val="2"/>
          <w:numId w:val="4"/>
        </w:numPr>
        <w:jc w:val="both"/>
        <w:rPr>
          <w:i/>
          <w:iCs/>
          <w:lang w:val="en-US"/>
        </w:rPr>
      </w:pPr>
      <w:r w:rsidRPr="008F206F">
        <w:rPr>
          <w:i/>
          <w:iCs/>
          <w:lang w:val="en-US"/>
        </w:rPr>
        <w:t xml:space="preserve">WindowsSystemMonitorService </w:t>
      </w:r>
      <w:r w:rsidRPr="008F206F">
        <w:rPr>
          <w:lang w:val="en-US"/>
        </w:rPr>
        <w:t xml:space="preserve">– ipmlementacja </w:t>
      </w:r>
      <w:r w:rsidRPr="008F206F">
        <w:rPr>
          <w:i/>
          <w:iCs/>
          <w:lang w:val="en-US"/>
        </w:rPr>
        <w:t>SystemMonitorServiceBase</w:t>
      </w:r>
      <w:r w:rsidRPr="008F206F">
        <w:rPr>
          <w:lang w:val="en-US"/>
        </w:rPr>
        <w:t xml:space="preserve">  dla systemu Windows</w:t>
      </w:r>
      <w:r w:rsidR="00992F21" w:rsidRPr="008F206F">
        <w:rPr>
          <w:lang w:val="en-US"/>
        </w:rPr>
        <w:t>.</w:t>
      </w:r>
    </w:p>
    <w:p w14:paraId="5F4785EF" w14:textId="230F2DF2" w:rsidR="00F74E14" w:rsidRDefault="00F74E14" w:rsidP="008F206F">
      <w:pPr>
        <w:pStyle w:val="ListParagraph"/>
        <w:numPr>
          <w:ilvl w:val="2"/>
          <w:numId w:val="4"/>
        </w:numPr>
        <w:jc w:val="both"/>
      </w:pPr>
      <w:r w:rsidRPr="008F206F">
        <w:rPr>
          <w:i/>
          <w:iCs/>
        </w:rPr>
        <w:t xml:space="preserve">DockerCliService </w:t>
      </w:r>
      <w:r w:rsidRPr="00F74E14">
        <w:t xml:space="preserve"> - implementacja wywołująca polecenia </w:t>
      </w:r>
      <w:r>
        <w:t>dla Docker.</w:t>
      </w:r>
    </w:p>
    <w:p w14:paraId="0AC7D16B" w14:textId="6B24C947" w:rsidR="00992F21" w:rsidRDefault="00992F21" w:rsidP="008F206F">
      <w:pPr>
        <w:pStyle w:val="ListParagraph"/>
        <w:numPr>
          <w:ilvl w:val="1"/>
          <w:numId w:val="4"/>
        </w:numPr>
        <w:jc w:val="both"/>
      </w:pPr>
      <w:bookmarkStart w:id="41" w:name="_Toc231917844"/>
      <w:r w:rsidRPr="008F206F">
        <w:rPr>
          <w:rStyle w:val="Heading3Char"/>
        </w:rPr>
        <w:t>Hermetyzacja</w:t>
      </w:r>
      <w:bookmarkEnd w:id="41"/>
      <w:r>
        <w:t xml:space="preserve"> – wewnętrzny jest niedostępny do modyfikacji zzewnątrz. Klasy z grupy ViewModel (np. </w:t>
      </w:r>
      <w:r w:rsidRPr="008F206F">
        <w:rPr>
          <w:i/>
          <w:iCs/>
        </w:rPr>
        <w:t>MainWindowViewModel</w:t>
      </w:r>
      <w:r>
        <w:t>) modyfikowane są przez prywatne settery i metody modyfikujące, a na zewnątrz wystawiają jedynie dane do odczytu.</w:t>
      </w:r>
    </w:p>
    <w:p w14:paraId="2EE82DBB" w14:textId="3662BD99" w:rsidR="00992F21" w:rsidRDefault="00992F21" w:rsidP="008F206F">
      <w:pPr>
        <w:pStyle w:val="ListParagraph"/>
        <w:numPr>
          <w:ilvl w:val="1"/>
          <w:numId w:val="4"/>
        </w:numPr>
        <w:jc w:val="both"/>
      </w:pPr>
      <w:bookmarkStart w:id="42" w:name="_Toc231917845"/>
      <w:r w:rsidRPr="008F206F">
        <w:rPr>
          <w:rStyle w:val="Heading3Char"/>
        </w:rPr>
        <w:t>Dziedziczenie</w:t>
      </w:r>
      <w:bookmarkEnd w:id="42"/>
      <w:r>
        <w:t xml:space="preserve"> – modele widoków dziedziczą cechy wspólne z klasy abstrakcyjnej </w:t>
      </w:r>
      <w:r w:rsidRPr="008F206F">
        <w:rPr>
          <w:i/>
          <w:iCs/>
        </w:rPr>
        <w:t xml:space="preserve"> ViewModelBase</w:t>
      </w:r>
      <w:r>
        <w:t xml:space="preserve">. W analogiczny sposób zorganizowana została klasa </w:t>
      </w:r>
      <w:r w:rsidRPr="008F206F">
        <w:rPr>
          <w:i/>
          <w:iCs/>
        </w:rPr>
        <w:t>WindowsSystemMonitorService</w:t>
      </w:r>
      <w:r>
        <w:t xml:space="preserve">, która dziedziczy po </w:t>
      </w:r>
      <w:r w:rsidRPr="008F206F">
        <w:rPr>
          <w:i/>
          <w:iCs/>
        </w:rPr>
        <w:t>SystemMonitorServiceBase</w:t>
      </w:r>
      <w:r>
        <w:t>.</w:t>
      </w:r>
    </w:p>
    <w:p w14:paraId="3D4B7103" w14:textId="3870935E" w:rsidR="00992F21" w:rsidRDefault="00992F21" w:rsidP="008F206F">
      <w:pPr>
        <w:pStyle w:val="ListParagraph"/>
        <w:numPr>
          <w:ilvl w:val="1"/>
          <w:numId w:val="4"/>
        </w:numPr>
        <w:jc w:val="both"/>
      </w:pPr>
      <w:bookmarkStart w:id="43" w:name="_Toc231917846"/>
      <w:r w:rsidRPr="008F206F">
        <w:rPr>
          <w:rStyle w:val="Heading3Char"/>
        </w:rPr>
        <w:t>Polimorfizm</w:t>
      </w:r>
      <w:bookmarkEnd w:id="43"/>
      <w:r>
        <w:t xml:space="preserve"> – klasy warstwy ViewModel kominukują się z serwisami bazując na interfejsach. Ma to na celu przygotowanie projektu pod rozszerzenie działania aplikacji na systemy inne, niż Windows.</w:t>
      </w:r>
    </w:p>
    <w:p w14:paraId="0CA5CC82" w14:textId="4FA35484" w:rsidR="00992F21" w:rsidRDefault="00992F21">
      <w:r>
        <w:br w:type="page"/>
      </w:r>
    </w:p>
    <w:p w14:paraId="47EE3C1F" w14:textId="6766E460" w:rsidR="00992F21" w:rsidRDefault="00992F21" w:rsidP="008F206F">
      <w:pPr>
        <w:pStyle w:val="Heading1"/>
        <w:numPr>
          <w:ilvl w:val="0"/>
          <w:numId w:val="4"/>
        </w:numPr>
      </w:pPr>
      <w:bookmarkStart w:id="44" w:name="_Toc231917847"/>
      <w:r>
        <w:lastRenderedPageBreak/>
        <w:t>Wnioski</w:t>
      </w:r>
      <w:bookmarkEnd w:id="44"/>
    </w:p>
    <w:p w14:paraId="44A704E6" w14:textId="3ED019CE" w:rsidR="00992F21" w:rsidRDefault="00992F21" w:rsidP="00CC1E14">
      <w:pPr>
        <w:jc w:val="both"/>
      </w:pPr>
      <w:r>
        <w:t>Aplikacja udowadnia, jak zastosowanie zasad programowania obiektowego wpływa na jakość kodu oprogramowania. Zastosowanie wzorca MVVM wyraźnie oddzieliło wastwy prezentacji danych od logiki ich przetwarzania.</w:t>
      </w:r>
    </w:p>
    <w:p w14:paraId="13BDFCAE" w14:textId="6D8B4F3E" w:rsidR="00992F21" w:rsidRDefault="00992F21" w:rsidP="00CC1E14">
      <w:pPr>
        <w:jc w:val="both"/>
      </w:pPr>
      <w:r>
        <w:t>Dzięki konsekwentnemu stosowaniu interfejsów i warstwy abstrakcyjnej aplikacja jest elastyczna – obecnie obsługuje jedynie system Windows, ale jej budowa pozwala na proste dodanie obsługi środowisk linuxowych, czy macOS.</w:t>
      </w:r>
    </w:p>
    <w:p w14:paraId="0E1E285A" w14:textId="77777777" w:rsidR="00992F21" w:rsidRPr="00992F21" w:rsidRDefault="00992F21" w:rsidP="00992F21"/>
    <w:sectPr w:rsidR="00992F21" w:rsidRPr="00992F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B64A9" w14:textId="77777777" w:rsidR="00B542D8" w:rsidRDefault="00B542D8" w:rsidP="001B6770">
      <w:pPr>
        <w:spacing w:after="0" w:line="240" w:lineRule="auto"/>
      </w:pPr>
      <w:r>
        <w:separator/>
      </w:r>
    </w:p>
  </w:endnote>
  <w:endnote w:type="continuationSeparator" w:id="0">
    <w:p w14:paraId="714228CA" w14:textId="77777777" w:rsidR="00B542D8" w:rsidRDefault="00B542D8" w:rsidP="001B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ED1B2" w14:textId="77777777" w:rsidR="00B542D8" w:rsidRDefault="00B542D8" w:rsidP="001B6770">
      <w:pPr>
        <w:spacing w:after="0" w:line="240" w:lineRule="auto"/>
      </w:pPr>
      <w:r>
        <w:separator/>
      </w:r>
    </w:p>
  </w:footnote>
  <w:footnote w:type="continuationSeparator" w:id="0">
    <w:p w14:paraId="45AFEC72" w14:textId="77777777" w:rsidR="00B542D8" w:rsidRDefault="00B542D8" w:rsidP="001B6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18E"/>
    <w:multiLevelType w:val="multilevel"/>
    <w:tmpl w:val="714CD1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eastAsiaTheme="majorEastAsia" w:cstheme="majorBidi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Theme="majorEastAsia" w:cstheme="majorBidi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Theme="majorEastAsia" w:cstheme="majorBidi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ajorEastAsia" w:cstheme="majorBidi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Theme="majorEastAsia" w:cstheme="majorBidi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Theme="majorEastAsia" w:cstheme="majorBidi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Theme="majorEastAsia" w:cstheme="majorBidi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Theme="majorEastAsia" w:cstheme="majorBidi" w:hint="default"/>
        <w:sz w:val="28"/>
      </w:rPr>
    </w:lvl>
  </w:abstractNum>
  <w:abstractNum w:abstractNumId="1" w15:restartNumberingAfterBreak="0">
    <w:nsid w:val="18035236"/>
    <w:multiLevelType w:val="multilevel"/>
    <w:tmpl w:val="31F6F4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DA268E0"/>
    <w:multiLevelType w:val="multilevel"/>
    <w:tmpl w:val="0792DC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44070DAC"/>
    <w:multiLevelType w:val="multilevel"/>
    <w:tmpl w:val="4DCCE18C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  <w:i/>
      </w:rPr>
    </w:lvl>
    <w:lvl w:ilvl="1">
      <w:start w:val="3"/>
      <w:numFmt w:val="decimal"/>
      <w:lvlText w:val="%1.%2"/>
      <w:lvlJc w:val="left"/>
      <w:pPr>
        <w:ind w:left="735" w:hanging="555"/>
      </w:pPr>
      <w:rPr>
        <w:rFonts w:hint="default"/>
        <w:i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/>
      </w:rPr>
    </w:lvl>
  </w:abstractNum>
  <w:abstractNum w:abstractNumId="4" w15:restartNumberingAfterBreak="0">
    <w:nsid w:val="4E293D36"/>
    <w:multiLevelType w:val="multilevel"/>
    <w:tmpl w:val="CAA22F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5F2A0D25"/>
    <w:multiLevelType w:val="hybridMultilevel"/>
    <w:tmpl w:val="61C4FE90"/>
    <w:lvl w:ilvl="0" w:tplc="5B3C83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3F5D07"/>
    <w:multiLevelType w:val="multilevel"/>
    <w:tmpl w:val="24D205DC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  <w:i/>
      </w:rPr>
    </w:lvl>
    <w:lvl w:ilvl="1">
      <w:start w:val="2"/>
      <w:numFmt w:val="decimal"/>
      <w:lvlText w:val="%1.%2"/>
      <w:lvlJc w:val="left"/>
      <w:pPr>
        <w:ind w:left="735" w:hanging="555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i/>
      </w:rPr>
    </w:lvl>
  </w:abstractNum>
  <w:abstractNum w:abstractNumId="7" w15:restartNumberingAfterBreak="0">
    <w:nsid w:val="67A3241A"/>
    <w:multiLevelType w:val="hybridMultilevel"/>
    <w:tmpl w:val="01E04C7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016405">
    <w:abstractNumId w:val="2"/>
  </w:num>
  <w:num w:numId="2" w16cid:durableId="1819568608">
    <w:abstractNumId w:val="7"/>
  </w:num>
  <w:num w:numId="3" w16cid:durableId="915019634">
    <w:abstractNumId w:val="5"/>
  </w:num>
  <w:num w:numId="4" w16cid:durableId="2120827898">
    <w:abstractNumId w:val="0"/>
  </w:num>
  <w:num w:numId="5" w16cid:durableId="364793507">
    <w:abstractNumId w:val="4"/>
  </w:num>
  <w:num w:numId="6" w16cid:durableId="171146216">
    <w:abstractNumId w:val="6"/>
  </w:num>
  <w:num w:numId="7" w16cid:durableId="1045790668">
    <w:abstractNumId w:val="3"/>
  </w:num>
  <w:num w:numId="8" w16cid:durableId="49908081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gor 183593">
    <w15:presenceInfo w15:providerId="AD" w15:userId="S::chx109788@student.chorzow.merito.pl::f6efaeb0-5c8f-47ad-8413-04e6400026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AF"/>
    <w:rsid w:val="001B6770"/>
    <w:rsid w:val="003022AF"/>
    <w:rsid w:val="003F5414"/>
    <w:rsid w:val="00522423"/>
    <w:rsid w:val="005244F7"/>
    <w:rsid w:val="005C6EE3"/>
    <w:rsid w:val="00835DA1"/>
    <w:rsid w:val="008F206F"/>
    <w:rsid w:val="00930320"/>
    <w:rsid w:val="00992F21"/>
    <w:rsid w:val="009E7531"/>
    <w:rsid w:val="00AC2D3E"/>
    <w:rsid w:val="00B53C39"/>
    <w:rsid w:val="00B542D8"/>
    <w:rsid w:val="00B64A40"/>
    <w:rsid w:val="00C771C1"/>
    <w:rsid w:val="00CC1405"/>
    <w:rsid w:val="00CC1E14"/>
    <w:rsid w:val="00CD6C33"/>
    <w:rsid w:val="00D41A06"/>
    <w:rsid w:val="00DA186F"/>
    <w:rsid w:val="00DE776B"/>
    <w:rsid w:val="00EF56FE"/>
    <w:rsid w:val="00F7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73152"/>
  <w15:chartTrackingRefBased/>
  <w15:docId w15:val="{DB4EA8F2-332B-42F9-9DAB-783DD73D7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2A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22AF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2A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022A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22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22A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022A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022A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67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770"/>
  </w:style>
  <w:style w:type="paragraph" w:styleId="Footer">
    <w:name w:val="footer"/>
    <w:basedOn w:val="Normal"/>
    <w:link w:val="FooterChar"/>
    <w:uiPriority w:val="99"/>
    <w:unhideWhenUsed/>
    <w:rsid w:val="001B67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770"/>
  </w:style>
  <w:style w:type="paragraph" w:styleId="Revision">
    <w:name w:val="Revision"/>
    <w:hidden/>
    <w:uiPriority w:val="99"/>
    <w:semiHidden/>
    <w:rsid w:val="00C771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2792C-5B96-4C5C-9ED2-8FE11D5A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635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183593</dc:creator>
  <cp:keywords/>
  <dc:description/>
  <cp:lastModifiedBy>Igor 183593</cp:lastModifiedBy>
  <cp:revision>13</cp:revision>
  <cp:lastPrinted>2026-06-09T15:15:00Z</cp:lastPrinted>
  <dcterms:created xsi:type="dcterms:W3CDTF">2026-06-08T14:19:00Z</dcterms:created>
  <dcterms:modified xsi:type="dcterms:W3CDTF">2026-06-09T15:20:00Z</dcterms:modified>
</cp:coreProperties>
</file>